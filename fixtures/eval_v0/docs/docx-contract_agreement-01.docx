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업무 위탁 계약서</w:t>
      </w:r>
    </w:p>
    <w:p>
      <w:r>
        <w:t xml:space="preserve">갑: 주식회사 예시컴퍼니 (대표 </w:t>
      </w:r>
      <w:r>
        <w:rPr>
          <w:b/>
        </w:rPr>
        <w:t>안민</w:t>
      </w:r>
      <w:r>
        <w:t>수</w:t>
      </w:r>
      <w:r>
        <w:t>)</w:t>
      </w:r>
    </w:p>
    <w:p>
      <w:r>
        <w:t>을: 윤수아 (생년월일 1977-07-06)</w:t>
      </w:r>
    </w:p>
    <w:p>
      <w:r>
        <w:t>을의 주소: 대구광역시 수성구 월드컵북로 21 919호</w:t>
      </w:r>
    </w:p>
    <w:p>
      <w:r>
        <w:t>을의 연락처: 010-4887-4765 / user21@example.com</w:t>
      </w:r>
    </w:p>
    <w:p>
      <w:r>
        <w:t>제2조 갑은 매월 말일 을의 계좌(신한 221-549817-71-988, 예금주 윤수아)로 지급한다.</w:t>
      </w:r>
    </w:p>
    <w:p>
      <w:r>
        <w:t>제3조 2026-09-01부터 2027-02-28까지로 한다. (계약일, 생일 아님)</w:t>
      </w:r>
    </w:p>
    <w:p>
      <w:r>
        <w:t>을 주민등록번호: 770706-1326884</w:t>
      </w:r>
      <w:del w:id="901" w:author="editor" w:date="2026-09-01T00:00:00Z">
        <w:r>
          <w:delText xml:space="preserve">920626-1938390</w:delText>
        </w:r>
      </w:del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작성 안민수 · 대외비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문의: 박예린 010-6717-0673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docx-contract_agreement-01</dc:title>
  <dc:subject/>
  <dc:creator>안민수</dc:creator>
  <cp:keywords/>
  <dc:description>generated by python-docx</dc:description>
  <cp:lastModifiedBy>박예린</cp:lastModifiedBy>
  <cp:revision>1</cp:revision>
  <dcterms:created xsi:type="dcterms:W3CDTF">2013-12-23T23:15:00Z</dcterms:created>
  <dcterms:modified xsi:type="dcterms:W3CDTF">2013-12-23T23:15:00Z</dcterms:modified>
  <cp:category/>
</cp:coreProperties>
</file>